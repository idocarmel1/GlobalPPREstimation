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horzAnchor="margin" w:tblpXSpec="center" w:tblpY="1344"/>
        <w:tblW w:w="63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567"/>
        <w:gridCol w:w="709"/>
        <w:gridCol w:w="709"/>
        <w:gridCol w:w="567"/>
        <w:gridCol w:w="850"/>
      </w:tblGrid>
      <w:tr w:rsidR="00C63201" w:rsidRPr="003D5D9C" w14:paraId="6C488A14" w14:textId="77777777" w:rsidTr="00C63201">
        <w:trPr>
          <w:trHeight w:val="288"/>
        </w:trPr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0E49AC1" w14:textId="77777777" w:rsidR="00C63201" w:rsidRPr="003D5D9C" w:rsidRDefault="00C63201" w:rsidP="00C632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Functional group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D119E2D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B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7EE09CD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P/B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1FAD510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Q/B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ECCAD9D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DC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D2D41F8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Y</w:t>
            </w:r>
          </w:p>
        </w:tc>
      </w:tr>
      <w:tr w:rsidR="00C63201" w:rsidRPr="003D5D9C" w14:paraId="3EC85F5F" w14:textId="77777777" w:rsidTr="00C63201">
        <w:trPr>
          <w:trHeight w:val="288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609F1" w14:textId="77777777" w:rsidR="00C63201" w:rsidRPr="003D5D9C" w:rsidRDefault="00C63201" w:rsidP="00C632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1. Phytoplankton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1832F3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0.7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676A4C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0.8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65AD2A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B11001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GB" w:eastAsia="es-CL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BFD7D9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GB" w:eastAsia="es-CL"/>
                <w14:ligatures w14:val="none"/>
              </w:rPr>
            </w:pPr>
          </w:p>
        </w:tc>
      </w:tr>
      <w:tr w:rsidR="00C63201" w:rsidRPr="003D5D9C" w14:paraId="58E29CCD" w14:textId="77777777" w:rsidTr="00C63201">
        <w:trPr>
          <w:trHeight w:val="288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F9A8D" w14:textId="77777777" w:rsidR="00C63201" w:rsidRPr="003D5D9C" w:rsidRDefault="00C63201" w:rsidP="00C632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2. Microzooplankton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D8E14D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4804CB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0.8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EC8D9B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0.8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012D14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2B4AD5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</w:p>
        </w:tc>
      </w:tr>
      <w:tr w:rsidR="00C63201" w:rsidRPr="003D5D9C" w14:paraId="6BEB98E3" w14:textId="77777777" w:rsidTr="00C63201">
        <w:trPr>
          <w:trHeight w:val="288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652FF" w14:textId="77777777" w:rsidR="00C63201" w:rsidRPr="003D5D9C" w:rsidRDefault="00C63201" w:rsidP="00C632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 xml:space="preserve">3. </w:t>
            </w:r>
            <w:proofErr w:type="spellStart"/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Mesozooplankton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CAB10A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F6B382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0.8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516B34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0.8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8A6FBA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ECF123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</w:p>
        </w:tc>
      </w:tr>
      <w:tr w:rsidR="00C63201" w:rsidRPr="003D5D9C" w14:paraId="1AAF18D9" w14:textId="77777777" w:rsidTr="00C63201">
        <w:trPr>
          <w:trHeight w:val="288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5401D" w14:textId="77777777" w:rsidR="00C63201" w:rsidRPr="003D5D9C" w:rsidRDefault="00C63201" w:rsidP="00C632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 xml:space="preserve">4. </w:t>
            </w:r>
            <w:proofErr w:type="spellStart"/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Macrozooplankton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8977EC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CA54F9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0.8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2AD628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0.8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66A68F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107040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</w:p>
        </w:tc>
      </w:tr>
      <w:tr w:rsidR="00C63201" w:rsidRPr="003D5D9C" w14:paraId="0F47AFC1" w14:textId="77777777" w:rsidTr="00C63201">
        <w:trPr>
          <w:trHeight w:val="288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590F41" w14:textId="77777777" w:rsidR="00C63201" w:rsidRPr="003D5D9C" w:rsidRDefault="00C63201" w:rsidP="00C632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5. Benthos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AB02F5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0.7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9D62BF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0.7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E208E2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0.7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7BBB96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D86281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</w:p>
        </w:tc>
      </w:tr>
      <w:tr w:rsidR="00C63201" w:rsidRPr="003D5D9C" w14:paraId="4C5F40C7" w14:textId="77777777" w:rsidTr="00C63201">
        <w:trPr>
          <w:trHeight w:val="288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E3E21" w14:textId="77777777" w:rsidR="00C63201" w:rsidRPr="003D5D9C" w:rsidRDefault="00C63201" w:rsidP="00C632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6. Other pelagic fish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12489D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787398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0.7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F76FC7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0.7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87EBCD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6DEE64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</w:p>
        </w:tc>
      </w:tr>
      <w:tr w:rsidR="00C63201" w:rsidRPr="003D5D9C" w14:paraId="7414DCFD" w14:textId="77777777" w:rsidTr="00C63201">
        <w:trPr>
          <w:trHeight w:val="288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44F2F2" w14:textId="77777777" w:rsidR="00C63201" w:rsidRPr="003D5D9C" w:rsidRDefault="00C63201" w:rsidP="00C632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7. Other demersal fish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293A41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ACB1B2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0.7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29CA97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0.7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4DBCED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55A12B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</w:p>
        </w:tc>
      </w:tr>
      <w:tr w:rsidR="00C63201" w:rsidRPr="003D5D9C" w14:paraId="41481E04" w14:textId="77777777" w:rsidTr="00C63201">
        <w:trPr>
          <w:trHeight w:val="288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EC51A" w14:textId="77777777" w:rsidR="00C63201" w:rsidRPr="003D5D9C" w:rsidRDefault="00C63201" w:rsidP="00C632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 xml:space="preserve">8. </w:t>
            </w:r>
            <w:proofErr w:type="spellStart"/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Hoki</w:t>
            </w:r>
            <w:proofErr w:type="spellEnd"/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 xml:space="preserve"> (j)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8C6591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212D77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D9F424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77CE9C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3E2617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0.5</w:t>
            </w:r>
          </w:p>
        </w:tc>
      </w:tr>
      <w:tr w:rsidR="00C63201" w:rsidRPr="003D5D9C" w14:paraId="040F3497" w14:textId="77777777" w:rsidTr="00C63201">
        <w:trPr>
          <w:trHeight w:val="288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45B3E" w14:textId="77777777" w:rsidR="00C63201" w:rsidRPr="003D5D9C" w:rsidRDefault="00C63201" w:rsidP="00C632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 xml:space="preserve">9. </w:t>
            </w:r>
            <w:proofErr w:type="spellStart"/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Hoki</w:t>
            </w:r>
            <w:proofErr w:type="spellEnd"/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 xml:space="preserve"> (a)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1D208E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76C8EC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06B756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B44186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427F02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0.5</w:t>
            </w:r>
          </w:p>
        </w:tc>
      </w:tr>
      <w:tr w:rsidR="00C63201" w:rsidRPr="003D5D9C" w14:paraId="4F3FD2E8" w14:textId="77777777" w:rsidTr="00C63201">
        <w:trPr>
          <w:trHeight w:val="288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1358F" w14:textId="331D3445" w:rsidR="00C63201" w:rsidRPr="003D5D9C" w:rsidRDefault="00C63201" w:rsidP="00C632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 xml:space="preserve">10. Southern blue </w:t>
            </w:r>
            <w:r w:rsidR="003D5D9C"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whiting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508B55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FE3AA9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D25C1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0.7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3E5E70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0.7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B9DC29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0.5</w:t>
            </w:r>
          </w:p>
        </w:tc>
      </w:tr>
      <w:tr w:rsidR="00C63201" w:rsidRPr="003D5D9C" w14:paraId="53981D94" w14:textId="77777777" w:rsidTr="00C63201">
        <w:trPr>
          <w:trHeight w:val="288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AE918" w14:textId="77777777" w:rsidR="00C63201" w:rsidRPr="003D5D9C" w:rsidRDefault="00C63201" w:rsidP="00C632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11. Kingklip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1D1D41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F810CC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A90ED8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0.7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AB38CF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AF1A7E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0.5</w:t>
            </w:r>
          </w:p>
        </w:tc>
      </w:tr>
      <w:tr w:rsidR="00C63201" w:rsidRPr="003D5D9C" w14:paraId="5FE4D0BD" w14:textId="77777777" w:rsidTr="00C63201">
        <w:trPr>
          <w:trHeight w:val="288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38D63" w14:textId="77777777" w:rsidR="00C63201" w:rsidRPr="003D5D9C" w:rsidRDefault="00C63201" w:rsidP="00C632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12. Skates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43C18B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0.7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64BC47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0.7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97ADE9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0.7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F78D5F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F76B86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0.5</w:t>
            </w:r>
          </w:p>
        </w:tc>
      </w:tr>
      <w:tr w:rsidR="00C63201" w:rsidRPr="003D5D9C" w14:paraId="1D7BA9BB" w14:textId="77777777" w:rsidTr="00C63201">
        <w:trPr>
          <w:trHeight w:val="288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8D36D" w14:textId="77777777" w:rsidR="00C63201" w:rsidRPr="003D5D9C" w:rsidRDefault="00C63201" w:rsidP="00C632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13. Southern hake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43E49A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A59FEB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F4C827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AF2D9D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75AD06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0.5</w:t>
            </w:r>
          </w:p>
        </w:tc>
      </w:tr>
      <w:tr w:rsidR="00C63201" w:rsidRPr="003D5D9C" w14:paraId="1B73E7AC" w14:textId="77777777" w:rsidTr="00C63201">
        <w:trPr>
          <w:trHeight w:val="288"/>
        </w:trPr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C2B29A6" w14:textId="77777777" w:rsidR="00C63201" w:rsidRPr="003D5D9C" w:rsidRDefault="00C63201" w:rsidP="00C632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14. Sea lions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EE9A06C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3BBFDEA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0.8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E08DA11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0.8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4A292C5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0.7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BE56C2E" w14:textId="0755CA46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</w:p>
        </w:tc>
      </w:tr>
    </w:tbl>
    <w:p w14:paraId="2927C74E" w14:textId="40413727" w:rsidR="00946E5F" w:rsidRDefault="00C63201">
      <w:pPr>
        <w:rPr>
          <w:rFonts w:ascii="Times New Roman" w:hAnsi="Times New Roman" w:cs="Times New Roman"/>
          <w:lang w:val="en-GB"/>
        </w:rPr>
      </w:pPr>
      <w:r w:rsidRPr="00C63201">
        <w:rPr>
          <w:rFonts w:ascii="Times New Roman" w:hAnsi="Times New Roman" w:cs="Times New Roman"/>
          <w:lang w:val="en-GB"/>
        </w:rPr>
        <w:t xml:space="preserve">S3. </w:t>
      </w:r>
      <w:r>
        <w:rPr>
          <w:rFonts w:ascii="Times New Roman" w:hAnsi="Times New Roman" w:cs="Times New Roman"/>
          <w:lang w:val="en-GB"/>
        </w:rPr>
        <w:t>Pedigree values</w:t>
      </w:r>
      <w:r w:rsidRPr="00C63201">
        <w:rPr>
          <w:rFonts w:ascii="Times New Roman" w:hAnsi="Times New Roman" w:cs="Times New Roman"/>
          <w:lang w:val="en-GB"/>
        </w:rPr>
        <w:t xml:space="preserve"> of input data for the model of the Chilean Patagonia marine ecosystem. Key: B=Biomass; P/B= production to biomass ratio; Q/B= consumption to biomass ratio; </w:t>
      </w:r>
      <w:r>
        <w:rPr>
          <w:rFonts w:ascii="Times New Roman" w:hAnsi="Times New Roman" w:cs="Times New Roman"/>
          <w:lang w:val="en-GB"/>
        </w:rPr>
        <w:t>DC= diet composition;</w:t>
      </w:r>
      <w:r w:rsidR="003D5D9C">
        <w:rPr>
          <w:rFonts w:ascii="Times New Roman" w:hAnsi="Times New Roman" w:cs="Times New Roman"/>
          <w:lang w:val="en-GB"/>
        </w:rPr>
        <w:t xml:space="preserve"> </w:t>
      </w:r>
      <w:r w:rsidRPr="00C63201">
        <w:rPr>
          <w:rFonts w:ascii="Times New Roman" w:hAnsi="Times New Roman" w:cs="Times New Roman"/>
          <w:lang w:val="en-GB"/>
        </w:rPr>
        <w:t>Y= landings; j=juveniles; a=adults.</w:t>
      </w:r>
    </w:p>
    <w:p w14:paraId="649FF9F8" w14:textId="77777777" w:rsidR="00C63201" w:rsidRPr="00C63201" w:rsidRDefault="00C63201" w:rsidP="00C63201">
      <w:pPr>
        <w:rPr>
          <w:rFonts w:ascii="Times New Roman" w:hAnsi="Times New Roman" w:cs="Times New Roman"/>
          <w:lang w:val="en-GB"/>
        </w:rPr>
      </w:pPr>
    </w:p>
    <w:p w14:paraId="4C94E684" w14:textId="77777777" w:rsidR="00C63201" w:rsidRPr="00C63201" w:rsidRDefault="00C63201" w:rsidP="00C63201">
      <w:pPr>
        <w:rPr>
          <w:rFonts w:ascii="Times New Roman" w:hAnsi="Times New Roman" w:cs="Times New Roman"/>
          <w:lang w:val="en-GB"/>
        </w:rPr>
      </w:pPr>
    </w:p>
    <w:p w14:paraId="7474A981" w14:textId="77777777" w:rsidR="00C63201" w:rsidRPr="00C63201" w:rsidRDefault="00C63201" w:rsidP="00C63201">
      <w:pPr>
        <w:rPr>
          <w:rFonts w:ascii="Times New Roman" w:hAnsi="Times New Roman" w:cs="Times New Roman"/>
          <w:lang w:val="en-GB"/>
        </w:rPr>
      </w:pPr>
    </w:p>
    <w:p w14:paraId="68CCFB4D" w14:textId="77777777" w:rsidR="00C63201" w:rsidRPr="00C63201" w:rsidRDefault="00C63201" w:rsidP="00C63201">
      <w:pPr>
        <w:rPr>
          <w:rFonts w:ascii="Times New Roman" w:hAnsi="Times New Roman" w:cs="Times New Roman"/>
          <w:lang w:val="en-GB"/>
        </w:rPr>
      </w:pPr>
    </w:p>
    <w:p w14:paraId="788EFDFA" w14:textId="77777777" w:rsidR="00C63201" w:rsidRPr="00C63201" w:rsidRDefault="00C63201" w:rsidP="00C63201">
      <w:pPr>
        <w:rPr>
          <w:rFonts w:ascii="Times New Roman" w:hAnsi="Times New Roman" w:cs="Times New Roman"/>
          <w:lang w:val="en-GB"/>
        </w:rPr>
      </w:pPr>
    </w:p>
    <w:p w14:paraId="747F8A58" w14:textId="77777777" w:rsidR="00C63201" w:rsidRPr="00C63201" w:rsidRDefault="00C63201" w:rsidP="00C63201">
      <w:pPr>
        <w:rPr>
          <w:rFonts w:ascii="Times New Roman" w:hAnsi="Times New Roman" w:cs="Times New Roman"/>
          <w:lang w:val="en-GB"/>
        </w:rPr>
      </w:pPr>
    </w:p>
    <w:p w14:paraId="69FEFEDF" w14:textId="77777777" w:rsidR="00C63201" w:rsidRPr="00C63201" w:rsidRDefault="00C63201" w:rsidP="00C63201">
      <w:pPr>
        <w:rPr>
          <w:rFonts w:ascii="Times New Roman" w:hAnsi="Times New Roman" w:cs="Times New Roman"/>
          <w:lang w:val="en-GB"/>
        </w:rPr>
      </w:pPr>
    </w:p>
    <w:p w14:paraId="5684B6B8" w14:textId="77777777" w:rsidR="00C63201" w:rsidRPr="00C63201" w:rsidRDefault="00C63201" w:rsidP="00C63201">
      <w:pPr>
        <w:rPr>
          <w:rFonts w:ascii="Times New Roman" w:hAnsi="Times New Roman" w:cs="Times New Roman"/>
          <w:lang w:val="en-GB"/>
        </w:rPr>
      </w:pPr>
    </w:p>
    <w:p w14:paraId="2CB6DE81" w14:textId="77777777" w:rsidR="00C63201" w:rsidRPr="00C63201" w:rsidRDefault="00C63201" w:rsidP="00C63201">
      <w:pPr>
        <w:rPr>
          <w:rFonts w:ascii="Times New Roman" w:hAnsi="Times New Roman" w:cs="Times New Roman"/>
          <w:lang w:val="en-GB"/>
        </w:rPr>
      </w:pPr>
    </w:p>
    <w:p w14:paraId="7AAB6021" w14:textId="77777777" w:rsidR="00C63201" w:rsidRPr="00C63201" w:rsidRDefault="00C63201" w:rsidP="00C63201">
      <w:pPr>
        <w:rPr>
          <w:rFonts w:ascii="Times New Roman" w:hAnsi="Times New Roman" w:cs="Times New Roman"/>
          <w:lang w:val="en-GB"/>
        </w:rPr>
      </w:pPr>
    </w:p>
    <w:p w14:paraId="490ED810" w14:textId="77777777" w:rsidR="00CD3FEE" w:rsidRDefault="00CD3FEE" w:rsidP="00C63201">
      <w:pPr>
        <w:tabs>
          <w:tab w:val="left" w:pos="2580"/>
        </w:tabs>
        <w:rPr>
          <w:rFonts w:ascii="Times New Roman" w:hAnsi="Times New Roman" w:cs="Times New Roman"/>
          <w:lang w:val="en-GB"/>
        </w:rPr>
      </w:pPr>
    </w:p>
    <w:p w14:paraId="772B9A4A" w14:textId="53CDE478" w:rsidR="00C63201" w:rsidRDefault="00C63201" w:rsidP="00C63201">
      <w:pPr>
        <w:tabs>
          <w:tab w:val="left" w:pos="2580"/>
        </w:tabs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S4. </w:t>
      </w:r>
      <w:r w:rsidR="00CD3FEE" w:rsidRPr="00CD3FEE">
        <w:rPr>
          <w:rFonts w:ascii="Times New Roman" w:hAnsi="Times New Roman" w:cs="Times New Roman"/>
          <w:lang w:val="en-GB"/>
        </w:rPr>
        <w:t>Defined pedigree options and values for biomass input data</w:t>
      </w:r>
      <w:r w:rsidR="003D5D9C">
        <w:rPr>
          <w:rFonts w:ascii="Times New Roman" w:hAnsi="Times New Roman" w:cs="Times New Roman"/>
          <w:lang w:val="en-GB"/>
        </w:rPr>
        <w:t>.</w:t>
      </w:r>
    </w:p>
    <w:tbl>
      <w:tblPr>
        <w:tblW w:w="450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1"/>
        <w:gridCol w:w="1240"/>
      </w:tblGrid>
      <w:tr w:rsidR="00C63201" w:rsidRPr="003D5D9C" w14:paraId="50DB2ADC" w14:textId="77777777" w:rsidTr="00C63201">
        <w:trPr>
          <w:trHeight w:val="312"/>
          <w:jc w:val="center"/>
        </w:trPr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B3F3A40" w14:textId="77777777" w:rsidR="00C63201" w:rsidRPr="003D5D9C" w:rsidRDefault="00C63201" w:rsidP="00C632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Option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3AA8C74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Value</w:t>
            </w:r>
          </w:p>
        </w:tc>
      </w:tr>
      <w:tr w:rsidR="00C63201" w:rsidRPr="003D5D9C" w14:paraId="5C30BE9A" w14:textId="77777777" w:rsidTr="00C63201">
        <w:trPr>
          <w:trHeight w:val="312"/>
          <w:jc w:val="center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082945" w14:textId="77777777" w:rsidR="00C63201" w:rsidRPr="003D5D9C" w:rsidRDefault="00C63201" w:rsidP="00C632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 xml:space="preserve">Estimated by </w:t>
            </w:r>
            <w:proofErr w:type="spellStart"/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Ecopath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23EC65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</w:t>
            </w:r>
          </w:p>
        </w:tc>
      </w:tr>
      <w:tr w:rsidR="00C63201" w:rsidRPr="003D5D9C" w14:paraId="633FDD01" w14:textId="77777777" w:rsidTr="00C63201">
        <w:trPr>
          <w:trHeight w:val="312"/>
          <w:jc w:val="center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CF7AE" w14:textId="0F313373" w:rsidR="00C63201" w:rsidRPr="003D5D9C" w:rsidRDefault="00C63201" w:rsidP="00C632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 xml:space="preserve">From other </w:t>
            </w:r>
            <w:proofErr w:type="spellStart"/>
            <w:r w:rsid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Ecopath</w:t>
            </w:r>
            <w:proofErr w:type="spellEnd"/>
            <w:r w:rsid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 xml:space="preserve"> </w:t>
            </w: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model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86B0F7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</w:t>
            </w:r>
          </w:p>
        </w:tc>
      </w:tr>
      <w:tr w:rsidR="00C63201" w:rsidRPr="003D5D9C" w14:paraId="7C0B431C" w14:textId="77777777" w:rsidTr="00C63201">
        <w:trPr>
          <w:trHeight w:val="312"/>
          <w:jc w:val="center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E5126" w14:textId="77777777" w:rsidR="00C63201" w:rsidRPr="003D5D9C" w:rsidRDefault="00C63201" w:rsidP="00C632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Guesstimate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4BD3DA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</w:t>
            </w:r>
          </w:p>
        </w:tc>
      </w:tr>
      <w:tr w:rsidR="00C63201" w:rsidRPr="003D5D9C" w14:paraId="2C0D5DF9" w14:textId="77777777" w:rsidTr="00C63201">
        <w:trPr>
          <w:trHeight w:val="312"/>
          <w:jc w:val="center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A7F1C" w14:textId="77777777" w:rsidR="00C63201" w:rsidRPr="003D5D9C" w:rsidRDefault="00C63201" w:rsidP="00C632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Approximate or indirect method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8B2B6A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0.4</w:t>
            </w:r>
          </w:p>
        </w:tc>
      </w:tr>
      <w:tr w:rsidR="00C63201" w:rsidRPr="003D5D9C" w14:paraId="0B978370" w14:textId="77777777" w:rsidTr="00C63201">
        <w:trPr>
          <w:trHeight w:val="312"/>
          <w:jc w:val="center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AD27B" w14:textId="77777777" w:rsidR="00C63201" w:rsidRPr="003D5D9C" w:rsidRDefault="00C63201" w:rsidP="00C632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Sampling/locally, low precision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C974ED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0.7</w:t>
            </w:r>
          </w:p>
        </w:tc>
      </w:tr>
      <w:tr w:rsidR="00C63201" w:rsidRPr="003D5D9C" w14:paraId="086C8959" w14:textId="77777777" w:rsidTr="00C63201">
        <w:trPr>
          <w:trHeight w:val="312"/>
          <w:jc w:val="center"/>
        </w:trPr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E9A2346" w14:textId="77777777" w:rsidR="00C63201" w:rsidRPr="003D5D9C" w:rsidRDefault="00C63201" w:rsidP="00C632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Sampling/locally, high precision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A480821" w14:textId="77777777" w:rsidR="00C63201" w:rsidRPr="003D5D9C" w:rsidRDefault="00C63201" w:rsidP="00C63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1</w:t>
            </w:r>
          </w:p>
        </w:tc>
      </w:tr>
    </w:tbl>
    <w:p w14:paraId="76BE1481" w14:textId="77777777" w:rsidR="00C63201" w:rsidRDefault="00C63201" w:rsidP="00C63201">
      <w:pPr>
        <w:tabs>
          <w:tab w:val="left" w:pos="2580"/>
        </w:tabs>
        <w:rPr>
          <w:rFonts w:ascii="Times New Roman" w:hAnsi="Times New Roman" w:cs="Times New Roman"/>
          <w:lang w:val="en-GB"/>
        </w:rPr>
      </w:pPr>
    </w:p>
    <w:p w14:paraId="155AF742" w14:textId="77777777" w:rsidR="00CD3FEE" w:rsidRDefault="00CD3FEE" w:rsidP="00CD3FEE">
      <w:pPr>
        <w:tabs>
          <w:tab w:val="left" w:pos="2580"/>
        </w:tabs>
        <w:rPr>
          <w:rFonts w:ascii="Times New Roman" w:hAnsi="Times New Roman" w:cs="Times New Roman"/>
          <w:lang w:val="en-GB"/>
        </w:rPr>
      </w:pPr>
    </w:p>
    <w:p w14:paraId="069A4EBE" w14:textId="77777777" w:rsidR="00CD3FEE" w:rsidRDefault="00CD3FEE" w:rsidP="00CD3FEE">
      <w:pPr>
        <w:tabs>
          <w:tab w:val="left" w:pos="2580"/>
        </w:tabs>
        <w:rPr>
          <w:rFonts w:ascii="Times New Roman" w:hAnsi="Times New Roman" w:cs="Times New Roman"/>
          <w:lang w:val="en-GB"/>
        </w:rPr>
      </w:pPr>
    </w:p>
    <w:p w14:paraId="61B381AC" w14:textId="77777777" w:rsidR="00CD3FEE" w:rsidRDefault="00CD3FEE" w:rsidP="00CD3FEE">
      <w:pPr>
        <w:tabs>
          <w:tab w:val="left" w:pos="2580"/>
        </w:tabs>
        <w:rPr>
          <w:rFonts w:ascii="Times New Roman" w:hAnsi="Times New Roman" w:cs="Times New Roman"/>
          <w:lang w:val="en-GB"/>
        </w:rPr>
      </w:pPr>
    </w:p>
    <w:p w14:paraId="30509C57" w14:textId="77777777" w:rsidR="00CD3FEE" w:rsidRDefault="00CD3FEE" w:rsidP="00CD3FEE">
      <w:pPr>
        <w:tabs>
          <w:tab w:val="left" w:pos="2580"/>
        </w:tabs>
        <w:rPr>
          <w:rFonts w:ascii="Times New Roman" w:hAnsi="Times New Roman" w:cs="Times New Roman"/>
          <w:lang w:val="en-GB"/>
        </w:rPr>
      </w:pPr>
    </w:p>
    <w:p w14:paraId="216E9CEF" w14:textId="77777777" w:rsidR="00CD3FEE" w:rsidRDefault="00CD3FEE" w:rsidP="00CD3FEE">
      <w:pPr>
        <w:tabs>
          <w:tab w:val="left" w:pos="2580"/>
        </w:tabs>
        <w:rPr>
          <w:rFonts w:ascii="Times New Roman" w:hAnsi="Times New Roman" w:cs="Times New Roman"/>
          <w:lang w:val="en-GB"/>
        </w:rPr>
      </w:pPr>
    </w:p>
    <w:p w14:paraId="7E5A345D" w14:textId="77777777" w:rsidR="00CD3FEE" w:rsidRDefault="00CD3FEE" w:rsidP="00CD3FEE">
      <w:pPr>
        <w:tabs>
          <w:tab w:val="left" w:pos="2580"/>
        </w:tabs>
        <w:rPr>
          <w:rFonts w:ascii="Times New Roman" w:hAnsi="Times New Roman" w:cs="Times New Roman"/>
          <w:lang w:val="en-GB"/>
        </w:rPr>
      </w:pPr>
    </w:p>
    <w:p w14:paraId="659DA9CA" w14:textId="484D1E23" w:rsidR="00CD3FEE" w:rsidRDefault="00CD3FEE" w:rsidP="00CD3FEE">
      <w:pPr>
        <w:tabs>
          <w:tab w:val="left" w:pos="2580"/>
        </w:tabs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lastRenderedPageBreak/>
        <w:t xml:space="preserve">S5. </w:t>
      </w:r>
      <w:r w:rsidRPr="00CD3FEE">
        <w:rPr>
          <w:rFonts w:ascii="Times New Roman" w:hAnsi="Times New Roman" w:cs="Times New Roman"/>
          <w:lang w:val="en-GB"/>
        </w:rPr>
        <w:t xml:space="preserve">Defined pedigree options and values for </w:t>
      </w:r>
      <w:r>
        <w:rPr>
          <w:rFonts w:ascii="Times New Roman" w:hAnsi="Times New Roman" w:cs="Times New Roman"/>
          <w:lang w:val="en-GB"/>
        </w:rPr>
        <w:t>P/B and Q/B</w:t>
      </w:r>
      <w:r w:rsidRPr="00CD3FEE">
        <w:rPr>
          <w:rFonts w:ascii="Times New Roman" w:hAnsi="Times New Roman" w:cs="Times New Roman"/>
          <w:lang w:val="en-GB"/>
        </w:rPr>
        <w:t xml:space="preserve"> input data</w:t>
      </w:r>
      <w:r w:rsidR="003D5D9C">
        <w:rPr>
          <w:rFonts w:ascii="Times New Roman" w:hAnsi="Times New Roman" w:cs="Times New Roman"/>
          <w:lang w:val="en-GB"/>
        </w:rPr>
        <w:t>.</w:t>
      </w:r>
    </w:p>
    <w:tbl>
      <w:tblPr>
        <w:tblW w:w="591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78"/>
        <w:gridCol w:w="1240"/>
      </w:tblGrid>
      <w:tr w:rsidR="00CD3FEE" w:rsidRPr="003D5D9C" w14:paraId="54F0C5EE" w14:textId="77777777" w:rsidTr="00CD3FEE">
        <w:trPr>
          <w:trHeight w:val="312"/>
          <w:jc w:val="center"/>
        </w:trPr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FB122B4" w14:textId="77777777" w:rsidR="00CD3FEE" w:rsidRPr="003D5D9C" w:rsidRDefault="00CD3FEE" w:rsidP="00CD3F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Option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98D187A" w14:textId="77777777" w:rsidR="00CD3FEE" w:rsidRPr="003D5D9C" w:rsidRDefault="00CD3FEE" w:rsidP="00CD3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Value</w:t>
            </w:r>
          </w:p>
        </w:tc>
      </w:tr>
      <w:tr w:rsidR="00CD3FEE" w:rsidRPr="003D5D9C" w14:paraId="6A9FEFA7" w14:textId="77777777" w:rsidTr="00CD3FEE">
        <w:trPr>
          <w:trHeight w:val="312"/>
          <w:jc w:val="center"/>
        </w:trPr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60B7C" w14:textId="77777777" w:rsidR="00CD3FEE" w:rsidRPr="003D5D9C" w:rsidRDefault="00CD3FEE" w:rsidP="00CD3F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 xml:space="preserve">Estimated by </w:t>
            </w:r>
            <w:proofErr w:type="spellStart"/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Ecopath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536D97" w14:textId="77777777" w:rsidR="00CD3FEE" w:rsidRPr="003D5D9C" w:rsidRDefault="00CD3FEE" w:rsidP="00CD3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</w:t>
            </w:r>
          </w:p>
        </w:tc>
      </w:tr>
      <w:tr w:rsidR="00CD3FEE" w:rsidRPr="003D5D9C" w14:paraId="5C03FC8B" w14:textId="77777777" w:rsidTr="00CD3FEE">
        <w:trPr>
          <w:trHeight w:val="312"/>
          <w:jc w:val="center"/>
        </w:trPr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9C38B" w14:textId="77777777" w:rsidR="00CD3FEE" w:rsidRPr="003D5D9C" w:rsidRDefault="00CD3FEE" w:rsidP="00CD3F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Guesstimate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8F7839" w14:textId="77777777" w:rsidR="00CD3FEE" w:rsidRPr="003D5D9C" w:rsidRDefault="00CD3FEE" w:rsidP="00CD3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0.1</w:t>
            </w:r>
          </w:p>
        </w:tc>
      </w:tr>
      <w:tr w:rsidR="00CD3FEE" w:rsidRPr="003D5D9C" w14:paraId="76F28A55" w14:textId="77777777" w:rsidTr="00CD3FEE">
        <w:trPr>
          <w:trHeight w:val="312"/>
          <w:jc w:val="center"/>
        </w:trPr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C5889" w14:textId="7C71CF05" w:rsidR="00CD3FEE" w:rsidRPr="003D5D9C" w:rsidRDefault="00CD3FEE" w:rsidP="00CD3F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 xml:space="preserve">From other </w:t>
            </w:r>
            <w:proofErr w:type="spellStart"/>
            <w:r w:rsid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Ecopath</w:t>
            </w:r>
            <w:proofErr w:type="spellEnd"/>
            <w:r w:rsid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 xml:space="preserve"> </w:t>
            </w: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model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DD32CC" w14:textId="77777777" w:rsidR="00CD3FEE" w:rsidRPr="003D5D9C" w:rsidRDefault="00CD3FEE" w:rsidP="00CD3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0.2</w:t>
            </w:r>
          </w:p>
        </w:tc>
      </w:tr>
      <w:tr w:rsidR="00CD3FEE" w:rsidRPr="003D5D9C" w14:paraId="2A2751CA" w14:textId="77777777" w:rsidTr="00CD3FEE">
        <w:trPr>
          <w:trHeight w:val="312"/>
          <w:jc w:val="center"/>
        </w:trPr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1D0FE" w14:textId="77777777" w:rsidR="00CD3FEE" w:rsidRPr="003D5D9C" w:rsidRDefault="00CD3FEE" w:rsidP="00CD3F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Empirical relationship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AB92B1" w14:textId="77777777" w:rsidR="00CD3FEE" w:rsidRPr="003D5D9C" w:rsidRDefault="00CD3FEE" w:rsidP="00CD3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0.5</w:t>
            </w:r>
          </w:p>
        </w:tc>
      </w:tr>
      <w:tr w:rsidR="00CD3FEE" w:rsidRPr="003D5D9C" w14:paraId="6FA89C67" w14:textId="77777777" w:rsidTr="00CD3FEE">
        <w:trPr>
          <w:trHeight w:val="312"/>
          <w:jc w:val="center"/>
        </w:trPr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7982C8" w14:textId="3A8E0A31" w:rsidR="00CD3FEE" w:rsidRPr="003D5D9C" w:rsidRDefault="00CD3FEE" w:rsidP="00CD3F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 xml:space="preserve">Similar species, similar system, low </w:t>
            </w:r>
            <w:r w:rsidR="003D5D9C"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precision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9B08AC" w14:textId="77777777" w:rsidR="00CD3FEE" w:rsidRPr="003D5D9C" w:rsidRDefault="00CD3FEE" w:rsidP="00CD3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0.6</w:t>
            </w:r>
          </w:p>
        </w:tc>
      </w:tr>
      <w:tr w:rsidR="00CD3FEE" w:rsidRPr="003D5D9C" w14:paraId="518EFD53" w14:textId="77777777" w:rsidTr="00CD3FEE">
        <w:trPr>
          <w:trHeight w:val="312"/>
          <w:jc w:val="center"/>
        </w:trPr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5073E" w14:textId="3D4FF042" w:rsidR="00CD3FEE" w:rsidRPr="003D5D9C" w:rsidRDefault="00CD3FEE" w:rsidP="00CD3F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 xml:space="preserve">Similar species, same system, low </w:t>
            </w:r>
            <w:r w:rsidR="003D5D9C"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precision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7397B0" w14:textId="77777777" w:rsidR="00CD3FEE" w:rsidRPr="003D5D9C" w:rsidRDefault="00CD3FEE" w:rsidP="00CD3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0.7</w:t>
            </w:r>
          </w:p>
        </w:tc>
      </w:tr>
      <w:tr w:rsidR="00CD3FEE" w:rsidRPr="003D5D9C" w14:paraId="21EB0C06" w14:textId="77777777" w:rsidTr="00CD3FEE">
        <w:trPr>
          <w:trHeight w:val="312"/>
          <w:jc w:val="center"/>
        </w:trPr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993071" w14:textId="0C47A764" w:rsidR="00CD3FEE" w:rsidRPr="003D5D9C" w:rsidRDefault="00CD3FEE" w:rsidP="00CD3F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 xml:space="preserve">Similar species, similar system, high </w:t>
            </w:r>
            <w:r w:rsidR="003D5D9C"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precision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E45058" w14:textId="77777777" w:rsidR="00CD3FEE" w:rsidRPr="003D5D9C" w:rsidRDefault="00CD3FEE" w:rsidP="00CD3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0.8</w:t>
            </w:r>
          </w:p>
        </w:tc>
      </w:tr>
      <w:tr w:rsidR="00CD3FEE" w:rsidRPr="003D5D9C" w14:paraId="46B1CF56" w14:textId="77777777" w:rsidTr="00CD3FEE">
        <w:trPr>
          <w:trHeight w:val="312"/>
          <w:jc w:val="center"/>
        </w:trPr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13903AB" w14:textId="35E389F0" w:rsidR="00CD3FEE" w:rsidRPr="003D5D9C" w:rsidRDefault="00CD3FEE" w:rsidP="00CD3F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 xml:space="preserve">Similar species, same system, high </w:t>
            </w:r>
            <w:r w:rsidR="003D5D9C"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precision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34E8786" w14:textId="77777777" w:rsidR="00CD3FEE" w:rsidRPr="003D5D9C" w:rsidRDefault="00CD3FEE" w:rsidP="00CD3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1</w:t>
            </w:r>
          </w:p>
        </w:tc>
      </w:tr>
    </w:tbl>
    <w:p w14:paraId="2965708F" w14:textId="77777777" w:rsidR="00CD3FEE" w:rsidRDefault="00CD3FEE" w:rsidP="00CD3FEE">
      <w:pPr>
        <w:tabs>
          <w:tab w:val="left" w:pos="2580"/>
        </w:tabs>
        <w:rPr>
          <w:rFonts w:ascii="Times New Roman" w:hAnsi="Times New Roman" w:cs="Times New Roman"/>
          <w:lang w:val="en-GB"/>
        </w:rPr>
      </w:pPr>
    </w:p>
    <w:p w14:paraId="5EF52664" w14:textId="03A72C71" w:rsidR="00CD3FEE" w:rsidRDefault="00CD3FEE" w:rsidP="00CD3FEE">
      <w:pPr>
        <w:tabs>
          <w:tab w:val="left" w:pos="2580"/>
        </w:tabs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S6. </w:t>
      </w:r>
      <w:r w:rsidRPr="00CD3FEE">
        <w:rPr>
          <w:rFonts w:ascii="Times New Roman" w:hAnsi="Times New Roman" w:cs="Times New Roman"/>
          <w:lang w:val="en-GB"/>
        </w:rPr>
        <w:t xml:space="preserve">Defined pedigree options and values for </w:t>
      </w:r>
      <w:r>
        <w:rPr>
          <w:rFonts w:ascii="Times New Roman" w:hAnsi="Times New Roman" w:cs="Times New Roman"/>
          <w:lang w:val="en-GB"/>
        </w:rPr>
        <w:t>diet composition</w:t>
      </w:r>
      <w:r w:rsidRPr="00CD3FEE">
        <w:rPr>
          <w:rFonts w:ascii="Times New Roman" w:hAnsi="Times New Roman" w:cs="Times New Roman"/>
          <w:lang w:val="en-GB"/>
        </w:rPr>
        <w:t xml:space="preserve"> input data</w:t>
      </w:r>
      <w:r w:rsidR="003D5D9C">
        <w:rPr>
          <w:rFonts w:ascii="Times New Roman" w:hAnsi="Times New Roman" w:cs="Times New Roman"/>
          <w:lang w:val="en-GB"/>
        </w:rPr>
        <w:t>.</w:t>
      </w:r>
    </w:p>
    <w:tbl>
      <w:tblPr>
        <w:tblW w:w="634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04"/>
        <w:gridCol w:w="1240"/>
      </w:tblGrid>
      <w:tr w:rsidR="00B84FAB" w:rsidRPr="003D5D9C" w14:paraId="5F199442" w14:textId="77777777" w:rsidTr="003D5D9C">
        <w:trPr>
          <w:trHeight w:val="312"/>
          <w:jc w:val="center"/>
        </w:trPr>
        <w:tc>
          <w:tcPr>
            <w:tcW w:w="51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DF0B90D" w14:textId="77777777" w:rsidR="00B84FAB" w:rsidRPr="003D5D9C" w:rsidRDefault="00B84FAB" w:rsidP="00B84F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Option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6F7E504" w14:textId="77777777" w:rsidR="00B84FAB" w:rsidRPr="003D5D9C" w:rsidRDefault="00B84FAB" w:rsidP="00B84F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Value</w:t>
            </w:r>
          </w:p>
        </w:tc>
      </w:tr>
      <w:tr w:rsidR="00B84FAB" w:rsidRPr="003D5D9C" w14:paraId="660DFDBF" w14:textId="77777777" w:rsidTr="003D5D9C">
        <w:trPr>
          <w:trHeight w:val="312"/>
          <w:jc w:val="center"/>
        </w:trPr>
        <w:tc>
          <w:tcPr>
            <w:tcW w:w="5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97E97" w14:textId="77777777" w:rsidR="00B84FAB" w:rsidRPr="003D5D9C" w:rsidRDefault="00B84FAB" w:rsidP="00B84F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General knowledge of relates group/species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5A6629" w14:textId="77777777" w:rsidR="00B84FAB" w:rsidRPr="003D5D9C" w:rsidRDefault="00B84FAB" w:rsidP="00B84F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</w:t>
            </w:r>
          </w:p>
        </w:tc>
      </w:tr>
      <w:tr w:rsidR="00B84FAB" w:rsidRPr="003D5D9C" w14:paraId="09BBB2B9" w14:textId="77777777" w:rsidTr="003D5D9C">
        <w:trPr>
          <w:trHeight w:val="312"/>
          <w:jc w:val="center"/>
        </w:trPr>
        <w:tc>
          <w:tcPr>
            <w:tcW w:w="5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C73D6" w14:textId="3A916180" w:rsidR="00B84FAB" w:rsidRPr="003D5D9C" w:rsidRDefault="00B84FAB" w:rsidP="00B84F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 xml:space="preserve">From </w:t>
            </w:r>
            <w:proofErr w:type="gramStart"/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other</w:t>
            </w:r>
            <w:proofErr w:type="gramEnd"/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 xml:space="preserve"> </w:t>
            </w:r>
            <w:proofErr w:type="spellStart"/>
            <w:r w:rsid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Eco</w:t>
            </w:r>
            <w:del w:id="0" w:author="Sergio Eduardo Neira Alarcón" w:date="2025-11-21T17:16:00Z" w16du:dateUtc="2025-11-21T20:16:00Z">
              <w:r w:rsidR="003D5D9C" w:rsidDel="00C00B36">
                <w:rPr>
                  <w:rFonts w:ascii="Times New Roman" w:eastAsia="Times New Roman" w:hAnsi="Times New Roman" w:cs="Times New Roman"/>
                  <w:color w:val="000000"/>
                  <w:kern w:val="0"/>
                  <w:lang w:val="en-GB" w:eastAsia="es-CL"/>
                  <w14:ligatures w14:val="none"/>
                </w:rPr>
                <w:delText>a</w:delText>
              </w:r>
            </w:del>
            <w:r w:rsid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p</w:t>
            </w:r>
            <w:ins w:id="1" w:author="Sergio Eduardo Neira Alarcón" w:date="2025-11-21T17:16:00Z" w16du:dateUtc="2025-11-21T20:16:00Z">
              <w:r w:rsidR="00C00B36">
                <w:rPr>
                  <w:rFonts w:ascii="Times New Roman" w:eastAsia="Times New Roman" w:hAnsi="Times New Roman" w:cs="Times New Roman"/>
                  <w:color w:val="000000"/>
                  <w:kern w:val="0"/>
                  <w:lang w:val="en-GB" w:eastAsia="es-CL"/>
                  <w14:ligatures w14:val="none"/>
                </w:rPr>
                <w:t>a</w:t>
              </w:r>
            </w:ins>
            <w:r w:rsid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th</w:t>
            </w:r>
            <w:proofErr w:type="spellEnd"/>
            <w:r w:rsid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 xml:space="preserve"> </w:t>
            </w: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model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849E59" w14:textId="77777777" w:rsidR="00B84FAB" w:rsidRPr="003D5D9C" w:rsidRDefault="00B84FAB" w:rsidP="00B84F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</w:t>
            </w:r>
          </w:p>
        </w:tc>
      </w:tr>
      <w:tr w:rsidR="00B84FAB" w:rsidRPr="003D5D9C" w14:paraId="5300E7B7" w14:textId="77777777" w:rsidTr="003D5D9C">
        <w:trPr>
          <w:trHeight w:val="312"/>
          <w:jc w:val="center"/>
        </w:trPr>
        <w:tc>
          <w:tcPr>
            <w:tcW w:w="5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41663" w14:textId="77777777" w:rsidR="00B84FAB" w:rsidRPr="003D5D9C" w:rsidRDefault="00B84FAB" w:rsidP="00B84F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General knowledge of same group/species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9B89C3" w14:textId="77777777" w:rsidR="00B84FAB" w:rsidRPr="003D5D9C" w:rsidRDefault="00B84FAB" w:rsidP="00B84F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0.2</w:t>
            </w:r>
          </w:p>
        </w:tc>
      </w:tr>
      <w:tr w:rsidR="00B84FAB" w:rsidRPr="003D5D9C" w14:paraId="10888A72" w14:textId="77777777" w:rsidTr="003D5D9C">
        <w:trPr>
          <w:trHeight w:val="312"/>
          <w:jc w:val="center"/>
        </w:trPr>
        <w:tc>
          <w:tcPr>
            <w:tcW w:w="5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62FD2" w14:textId="77777777" w:rsidR="00B84FAB" w:rsidRPr="003D5D9C" w:rsidRDefault="00B84FAB" w:rsidP="00B84F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Qualitative diet composition study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256B0D" w14:textId="77777777" w:rsidR="00B84FAB" w:rsidRPr="003D5D9C" w:rsidRDefault="00B84FAB" w:rsidP="00B84F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0.5</w:t>
            </w:r>
          </w:p>
        </w:tc>
      </w:tr>
      <w:tr w:rsidR="00B84FAB" w:rsidRPr="003D5D9C" w14:paraId="64CE9BCA" w14:textId="77777777" w:rsidTr="003D5D9C">
        <w:trPr>
          <w:trHeight w:val="312"/>
          <w:jc w:val="center"/>
        </w:trPr>
        <w:tc>
          <w:tcPr>
            <w:tcW w:w="5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33FE25" w14:textId="7977A9A9" w:rsidR="00B84FAB" w:rsidRPr="003D5D9C" w:rsidRDefault="00B84FAB" w:rsidP="00B84F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Quantita</w:t>
            </w:r>
            <w:r w:rsid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ti</w:t>
            </w: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ve but limited diet composition study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A9BD44" w14:textId="77777777" w:rsidR="00B84FAB" w:rsidRPr="003D5D9C" w:rsidRDefault="00B84FAB" w:rsidP="00B84F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0.7</w:t>
            </w:r>
          </w:p>
        </w:tc>
      </w:tr>
      <w:tr w:rsidR="00B84FAB" w:rsidRPr="003D5D9C" w14:paraId="348D050A" w14:textId="77777777" w:rsidTr="003D5D9C">
        <w:trPr>
          <w:trHeight w:val="312"/>
          <w:jc w:val="center"/>
        </w:trPr>
        <w:tc>
          <w:tcPr>
            <w:tcW w:w="510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53B762A" w14:textId="77777777" w:rsidR="00B84FAB" w:rsidRPr="003D5D9C" w:rsidRDefault="00B84FAB" w:rsidP="00B84F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Quantitative, detailed, diet composition study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53104AC" w14:textId="77777777" w:rsidR="00B84FAB" w:rsidRPr="003D5D9C" w:rsidRDefault="00B84FAB" w:rsidP="00B84F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1</w:t>
            </w:r>
          </w:p>
        </w:tc>
      </w:tr>
    </w:tbl>
    <w:p w14:paraId="1E8D489B" w14:textId="77777777" w:rsidR="00CD3FEE" w:rsidRDefault="00CD3FEE" w:rsidP="00CD3FEE">
      <w:pPr>
        <w:tabs>
          <w:tab w:val="left" w:pos="2580"/>
        </w:tabs>
        <w:rPr>
          <w:rFonts w:ascii="Times New Roman" w:hAnsi="Times New Roman" w:cs="Times New Roman"/>
          <w:lang w:val="en-GB"/>
        </w:rPr>
      </w:pPr>
    </w:p>
    <w:p w14:paraId="3B10B5A2" w14:textId="7BA1A796" w:rsidR="00CD3FEE" w:rsidRDefault="00CD3FEE" w:rsidP="00CD3FEE">
      <w:pPr>
        <w:tabs>
          <w:tab w:val="left" w:pos="2580"/>
        </w:tabs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S7. </w:t>
      </w:r>
      <w:r w:rsidRPr="00CD3FEE">
        <w:rPr>
          <w:rFonts w:ascii="Times New Roman" w:hAnsi="Times New Roman" w:cs="Times New Roman"/>
          <w:lang w:val="en-GB"/>
        </w:rPr>
        <w:t xml:space="preserve">Defined pedigree options and values for </w:t>
      </w:r>
      <w:r>
        <w:rPr>
          <w:rFonts w:ascii="Times New Roman" w:hAnsi="Times New Roman" w:cs="Times New Roman"/>
          <w:lang w:val="en-GB"/>
        </w:rPr>
        <w:t>yield</w:t>
      </w:r>
      <w:r w:rsidRPr="00CD3FEE">
        <w:rPr>
          <w:rFonts w:ascii="Times New Roman" w:hAnsi="Times New Roman" w:cs="Times New Roman"/>
          <w:lang w:val="en-GB"/>
        </w:rPr>
        <w:t xml:space="preserve"> input data</w:t>
      </w:r>
      <w:r w:rsidR="003D5D9C">
        <w:rPr>
          <w:rFonts w:ascii="Times New Roman" w:hAnsi="Times New Roman" w:cs="Times New Roman"/>
          <w:lang w:val="en-GB"/>
        </w:rPr>
        <w:t>.</w:t>
      </w:r>
    </w:p>
    <w:tbl>
      <w:tblPr>
        <w:tblW w:w="489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11"/>
        <w:gridCol w:w="784"/>
      </w:tblGrid>
      <w:tr w:rsidR="00764544" w:rsidRPr="003D5D9C" w14:paraId="73BF37BA" w14:textId="77777777" w:rsidTr="00764544">
        <w:trPr>
          <w:trHeight w:val="312"/>
          <w:jc w:val="center"/>
        </w:trPr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31BCB6D" w14:textId="77777777" w:rsidR="00764544" w:rsidRPr="003D5D9C" w:rsidRDefault="00764544" w:rsidP="007645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Option</w:t>
            </w:r>
          </w:p>
        </w:tc>
        <w:tc>
          <w:tcPr>
            <w:tcW w:w="7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C57EA2B" w14:textId="77777777" w:rsidR="00764544" w:rsidRPr="003D5D9C" w:rsidRDefault="00764544" w:rsidP="007645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Value</w:t>
            </w:r>
          </w:p>
        </w:tc>
      </w:tr>
      <w:tr w:rsidR="00764544" w:rsidRPr="003D5D9C" w14:paraId="313D141B" w14:textId="77777777" w:rsidTr="00764544">
        <w:trPr>
          <w:trHeight w:val="312"/>
          <w:jc w:val="center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C9DF0C" w14:textId="77777777" w:rsidR="00764544" w:rsidRPr="003D5D9C" w:rsidRDefault="00764544" w:rsidP="007645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Guesstimate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7E883B" w14:textId="77777777" w:rsidR="00764544" w:rsidRPr="003D5D9C" w:rsidRDefault="00764544" w:rsidP="007645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0.1</w:t>
            </w:r>
          </w:p>
        </w:tc>
      </w:tr>
      <w:tr w:rsidR="00764544" w:rsidRPr="003D5D9C" w14:paraId="413DCBFA" w14:textId="77777777" w:rsidTr="00764544">
        <w:trPr>
          <w:trHeight w:val="312"/>
          <w:jc w:val="center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390D07" w14:textId="5FC3092D" w:rsidR="00764544" w:rsidRPr="003D5D9C" w:rsidRDefault="00764544" w:rsidP="007645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 xml:space="preserve">From other </w:t>
            </w:r>
            <w:proofErr w:type="spellStart"/>
            <w:r w:rsid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Ecopath</w:t>
            </w:r>
            <w:proofErr w:type="spellEnd"/>
            <w:r w:rsid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 xml:space="preserve"> </w:t>
            </w: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model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B58862" w14:textId="77777777" w:rsidR="00764544" w:rsidRPr="003D5D9C" w:rsidRDefault="00764544" w:rsidP="007645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0.1</w:t>
            </w:r>
          </w:p>
        </w:tc>
      </w:tr>
      <w:tr w:rsidR="00764544" w:rsidRPr="003D5D9C" w14:paraId="5C19957F" w14:textId="77777777" w:rsidTr="00764544">
        <w:trPr>
          <w:trHeight w:val="312"/>
          <w:jc w:val="center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70E62" w14:textId="77777777" w:rsidR="00764544" w:rsidRPr="003D5D9C" w:rsidRDefault="00764544" w:rsidP="007645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FAO statistics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7FBA44" w14:textId="77777777" w:rsidR="00764544" w:rsidRPr="003D5D9C" w:rsidRDefault="00764544" w:rsidP="007645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0.2</w:t>
            </w:r>
          </w:p>
        </w:tc>
      </w:tr>
      <w:tr w:rsidR="00764544" w:rsidRPr="003D5D9C" w14:paraId="79856F40" w14:textId="77777777" w:rsidTr="00764544">
        <w:trPr>
          <w:trHeight w:val="312"/>
          <w:jc w:val="center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91E53" w14:textId="77777777" w:rsidR="00764544" w:rsidRPr="003D5D9C" w:rsidRDefault="00764544" w:rsidP="007645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National statistics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5D334B" w14:textId="77777777" w:rsidR="00764544" w:rsidRPr="003D5D9C" w:rsidRDefault="00764544" w:rsidP="007645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0.5</w:t>
            </w:r>
          </w:p>
        </w:tc>
      </w:tr>
      <w:tr w:rsidR="00764544" w:rsidRPr="003D5D9C" w14:paraId="601F932B" w14:textId="77777777" w:rsidTr="00764544">
        <w:trPr>
          <w:trHeight w:val="312"/>
          <w:jc w:val="center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09F47F" w14:textId="77777777" w:rsidR="00764544" w:rsidRPr="003D5D9C" w:rsidRDefault="00764544" w:rsidP="007645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Local study, low precision/incomplete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F56490" w14:textId="77777777" w:rsidR="00764544" w:rsidRPr="003D5D9C" w:rsidRDefault="00764544" w:rsidP="007645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0.7</w:t>
            </w:r>
          </w:p>
        </w:tc>
      </w:tr>
      <w:tr w:rsidR="00764544" w:rsidRPr="003D5D9C" w14:paraId="4CB70F3A" w14:textId="77777777" w:rsidTr="00764544">
        <w:trPr>
          <w:trHeight w:val="312"/>
          <w:jc w:val="center"/>
        </w:trPr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65DD4EE" w14:textId="77777777" w:rsidR="00764544" w:rsidRPr="003D5D9C" w:rsidRDefault="00764544" w:rsidP="007645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Local study, high precision/complete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8BE6F0D" w14:textId="77777777" w:rsidR="00764544" w:rsidRPr="003D5D9C" w:rsidRDefault="00764544" w:rsidP="007645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</w:pPr>
            <w:r w:rsidRPr="003D5D9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s-CL"/>
                <w14:ligatures w14:val="none"/>
              </w:rPr>
              <w:t>1</w:t>
            </w:r>
          </w:p>
        </w:tc>
      </w:tr>
    </w:tbl>
    <w:p w14:paraId="382C87A5" w14:textId="77777777" w:rsidR="00764544" w:rsidRDefault="00764544" w:rsidP="00CD3FEE">
      <w:pPr>
        <w:tabs>
          <w:tab w:val="left" w:pos="2580"/>
        </w:tabs>
        <w:rPr>
          <w:rFonts w:ascii="Times New Roman" w:hAnsi="Times New Roman" w:cs="Times New Roman"/>
          <w:lang w:val="en-GB"/>
        </w:rPr>
      </w:pPr>
    </w:p>
    <w:p w14:paraId="4F3F3468" w14:textId="0B14CE83" w:rsidR="00CD3FEE" w:rsidRDefault="00CD3FEE" w:rsidP="00CD3FEE">
      <w:pPr>
        <w:tabs>
          <w:tab w:val="left" w:pos="2580"/>
        </w:tabs>
        <w:rPr>
          <w:rFonts w:ascii="Times New Roman" w:hAnsi="Times New Roman" w:cs="Times New Roman"/>
          <w:lang w:val="en-GB"/>
        </w:rPr>
      </w:pPr>
    </w:p>
    <w:p w14:paraId="00448028" w14:textId="77777777" w:rsidR="00CD3FEE" w:rsidRDefault="00CD3FEE" w:rsidP="00CD3FEE">
      <w:pPr>
        <w:tabs>
          <w:tab w:val="left" w:pos="2580"/>
        </w:tabs>
        <w:rPr>
          <w:rFonts w:ascii="Times New Roman" w:hAnsi="Times New Roman" w:cs="Times New Roman"/>
          <w:lang w:val="en-GB"/>
        </w:rPr>
      </w:pPr>
    </w:p>
    <w:p w14:paraId="5BCDEFB7" w14:textId="6C87A590" w:rsidR="00CD3FEE" w:rsidRPr="00CD3FEE" w:rsidRDefault="00CD3FEE" w:rsidP="00CD3FEE">
      <w:pPr>
        <w:tabs>
          <w:tab w:val="left" w:pos="2940"/>
        </w:tabs>
        <w:rPr>
          <w:rFonts w:ascii="Times New Roman" w:hAnsi="Times New Roman" w:cs="Times New Roman"/>
          <w:lang w:val="en-GB"/>
        </w:rPr>
      </w:pPr>
    </w:p>
    <w:sectPr w:rsidR="00CD3FEE" w:rsidRPr="00CD3F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Sergio Eduardo Neira Alarcón">
    <w15:presenceInfo w15:providerId="AD" w15:userId="S::seneira@udec.cl::d0f40bda-265f-4684-92b6-973636a76f1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201"/>
    <w:rsid w:val="0000545C"/>
    <w:rsid w:val="003D5D9C"/>
    <w:rsid w:val="00764544"/>
    <w:rsid w:val="00946E5F"/>
    <w:rsid w:val="00B84FAB"/>
    <w:rsid w:val="00BE7399"/>
    <w:rsid w:val="00C00B36"/>
    <w:rsid w:val="00C35D54"/>
    <w:rsid w:val="00C63201"/>
    <w:rsid w:val="00CD3FEE"/>
    <w:rsid w:val="00E91452"/>
    <w:rsid w:val="00FE3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E7B15"/>
  <w15:chartTrackingRefBased/>
  <w15:docId w15:val="{963637CD-656C-4F52-8E70-442F74484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3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3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3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3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3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3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3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3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3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3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3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3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32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32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32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32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32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32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3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3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3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3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3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32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32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32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3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32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3201"/>
    <w:rPr>
      <w:b/>
      <w:bCs/>
      <w:smallCaps/>
      <w:color w:val="0F4761" w:themeColor="accent1" w:themeShade="BF"/>
      <w:spacing w:val="5"/>
    </w:rPr>
  </w:style>
  <w:style w:type="paragraph" w:styleId="Revisin">
    <w:name w:val="Revision"/>
    <w:hidden/>
    <w:uiPriority w:val="99"/>
    <w:semiHidden/>
    <w:rsid w:val="00C00B3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283</Words>
  <Characters>1692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ARRIAGADA MILLAN ANA M</dc:creator>
  <cp:keywords/>
  <dc:description/>
  <cp:lastModifiedBy>Sergio Eduardo Neira Alarcón</cp:lastModifiedBy>
  <cp:revision>5</cp:revision>
  <dcterms:created xsi:type="dcterms:W3CDTF">2025-09-01T23:58:00Z</dcterms:created>
  <dcterms:modified xsi:type="dcterms:W3CDTF">2025-11-21T20:16:00Z</dcterms:modified>
</cp:coreProperties>
</file>